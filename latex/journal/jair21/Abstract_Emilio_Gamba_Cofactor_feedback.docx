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700DF" w14:textId="74E80265" w:rsidR="007264DF" w:rsidRDefault="004A5D2A">
      <w:pPr>
        <w:rPr>
          <w:b/>
          <w:bCs/>
        </w:rPr>
      </w:pPr>
      <w:ins w:id="0" w:author="Emilio Gamba" w:date="2022-06-29T11:14:00Z">
        <w:r>
          <w:rPr>
            <w:b/>
            <w:bCs/>
          </w:rPr>
          <w:t>Efficiently</w:t>
        </w:r>
      </w:ins>
      <w:r w:rsidR="0001655E">
        <w:rPr>
          <w:rStyle w:val="CommentReference"/>
          <w:rFonts w:cs="Mangal"/>
        </w:rPr>
        <w:t xml:space="preserve"> </w:t>
      </w:r>
      <w:r w:rsidR="0001655E">
        <w:rPr>
          <w:b/>
          <w:bCs/>
        </w:rPr>
        <w:t>Ex</w:t>
      </w:r>
      <w:r w:rsidR="007A70F4">
        <w:rPr>
          <w:b/>
          <w:bCs/>
        </w:rPr>
        <w:t>plaining Constraint Satisfaction Problems with Unsatisfiable Subset</w:t>
      </w:r>
      <w:r w:rsidR="009C03BD">
        <w:rPr>
          <w:b/>
          <w:bCs/>
        </w:rPr>
        <w:t xml:space="preserve"> Optimization</w:t>
      </w:r>
      <w:r w:rsidR="007A70F4">
        <w:rPr>
          <w:b/>
          <w:bCs/>
        </w:rPr>
        <w:t xml:space="preserve">: </w:t>
      </w:r>
      <w:commentRangeStart w:id="1"/>
      <w:r w:rsidR="007A70F4">
        <w:rPr>
          <w:b/>
          <w:bCs/>
        </w:rPr>
        <w:t>use-cases and improved algorithms</w:t>
      </w:r>
      <w:commentRangeEnd w:id="1"/>
      <w:r w:rsidR="00BF75B8">
        <w:rPr>
          <w:rStyle w:val="CommentReference"/>
          <w:rFonts w:cs="Mangal"/>
        </w:rPr>
        <w:commentReference w:id="1"/>
      </w:r>
    </w:p>
    <w:p w14:paraId="5A283170" w14:textId="77777777" w:rsidR="00BD51D3" w:rsidRDefault="00BD51D3"/>
    <w:p w14:paraId="297FEC4E" w14:textId="7F0BD7F3" w:rsidR="00831959" w:rsidRDefault="007F4744">
      <w:commentRangeStart w:id="3"/>
      <w:commentRangeStart w:id="4"/>
      <w:r>
        <w:t>We</w:t>
      </w:r>
      <w:commentRangeEnd w:id="3"/>
      <w:r>
        <w:rPr>
          <w:rStyle w:val="CommentReference"/>
          <w:rFonts w:cs="Mangal"/>
        </w:rPr>
        <w:commentReference w:id="3"/>
      </w:r>
      <w:commentRangeEnd w:id="4"/>
      <w:r>
        <w:rPr>
          <w:rStyle w:val="CommentReference"/>
          <w:rFonts w:cs="Mangal"/>
        </w:rPr>
        <w:commentReference w:id="4"/>
      </w:r>
      <w:r>
        <w:t xml:space="preserve"> build on a recently proposed method </w:t>
      </w:r>
      <w:r w:rsidRPr="007F4744">
        <w:t xml:space="preserve">a method for </w:t>
      </w:r>
      <w:r w:rsidR="008F47DE" w:rsidRPr="007F4744">
        <w:t>stepwise</w:t>
      </w:r>
      <w:r w:rsidRPr="007F4744">
        <w:t xml:space="preserve"> explaining solutions of </w:t>
      </w:r>
      <w:r w:rsidR="00BD51D3">
        <w:t>C</w:t>
      </w:r>
      <w:r w:rsidRPr="007F4744">
        <w:t xml:space="preserve">onstraint </w:t>
      </w:r>
      <w:r w:rsidR="00BD51D3">
        <w:t>S</w:t>
      </w:r>
      <w:r w:rsidRPr="007F4744">
        <w:t xml:space="preserve">atisfaction </w:t>
      </w:r>
      <w:r w:rsidR="00BD51D3">
        <w:t>P</w:t>
      </w:r>
      <w:r w:rsidRPr="007F4744">
        <w:t>roblems</w:t>
      </w:r>
      <w:r w:rsidR="0023268B">
        <w:t xml:space="preserve"> in a human-understandable way</w:t>
      </w:r>
      <w:r w:rsidR="00BD51D3">
        <w:t xml:space="preserve">. </w:t>
      </w:r>
    </w:p>
    <w:p w14:paraId="3AF1EA55" w14:textId="490038A4" w:rsidR="00335378" w:rsidRDefault="0023268B">
      <w:r>
        <w:t>An</w:t>
      </w:r>
      <w:r>
        <w:t xml:space="preserve"> explanation </w:t>
      </w:r>
      <w:r>
        <w:t xml:space="preserve">here </w:t>
      </w:r>
      <w:r>
        <w:t>is a sequence of simple inference steps</w:t>
      </w:r>
      <w:r>
        <w:t xml:space="preserve"> </w:t>
      </w:r>
      <w:r w:rsidR="00335378">
        <w:t>where</w:t>
      </w:r>
      <w:r>
        <w:t xml:space="preserve"> </w:t>
      </w:r>
      <w:r w:rsidR="00482B24">
        <w:t>simplicity</w:t>
      </w:r>
      <w:r>
        <w:t xml:space="preserve"> is quantified using a cost function. </w:t>
      </w:r>
    </w:p>
    <w:p w14:paraId="747AE85B" w14:textId="0780D0F4" w:rsidR="00913784" w:rsidRDefault="0037471D">
      <w:r>
        <w:t xml:space="preserve">The algorithms for explanation generation rely </w:t>
      </w:r>
      <w:r w:rsidR="007F4744" w:rsidRPr="007F4744">
        <w:t xml:space="preserve">on </w:t>
      </w:r>
      <w:r>
        <w:t xml:space="preserve">extracting </w:t>
      </w:r>
      <w:r w:rsidR="007F4744" w:rsidRPr="007F4744">
        <w:t>Minimal Unsatisfiable Subsets (MUS) of a derived unsatisfiable formula, exploiting a one-to-one correspondence between so-called non-redundant explanations and MUSs.</w:t>
      </w:r>
      <w:r w:rsidR="007F4744">
        <w:t xml:space="preserve"> </w:t>
      </w:r>
    </w:p>
    <w:p w14:paraId="77D35F60" w14:textId="1C7AA3BE" w:rsidR="00B94A13" w:rsidRDefault="006E5A85">
      <w:r>
        <w:t xml:space="preserve">However, </w:t>
      </w:r>
      <w:r w:rsidR="003B7623" w:rsidRPr="003B7623">
        <w:t xml:space="preserve">MUS extraction algorithms do not provide any guarantee of </w:t>
      </w:r>
      <w:r w:rsidR="000B2A0B">
        <w:t xml:space="preserve">subset </w:t>
      </w:r>
      <w:r w:rsidR="003B7623" w:rsidRPr="003B7623">
        <w:t>minimality or optimality with respect to a given cost function</w:t>
      </w:r>
      <w:r>
        <w:t xml:space="preserve">. </w:t>
      </w:r>
    </w:p>
    <w:p w14:paraId="418ABE20" w14:textId="346BA576" w:rsidR="00B94A13" w:rsidRDefault="00B94A13" w:rsidP="00B94A13">
      <w:commentRangeStart w:id="5"/>
      <w:r>
        <w:t xml:space="preserve">Therefore, we build on these formal foundations and tackle the main points of improvement, </w:t>
      </w:r>
      <w:proofErr w:type="gramStart"/>
      <w:r>
        <w:t>namely</w:t>
      </w:r>
      <w:proofErr w:type="gramEnd"/>
      <w:r>
        <w:t xml:space="preserve"> how to generate explanations </w:t>
      </w:r>
      <w:r w:rsidR="001923F4">
        <w:t xml:space="preserve">efficiently </w:t>
      </w:r>
      <w:r>
        <w:t>that are provably optimal</w:t>
      </w:r>
      <w:r w:rsidR="006E5A85">
        <w:t xml:space="preserve"> (with respect to the given cost metric)</w:t>
      </w:r>
      <w:r>
        <w:t xml:space="preserve">. </w:t>
      </w:r>
      <w:commentRangeEnd w:id="5"/>
      <w:r>
        <w:rPr>
          <w:rStyle w:val="CommentReference"/>
          <w:rFonts w:cs="Mangal"/>
        </w:rPr>
        <w:commentReference w:id="5"/>
      </w:r>
    </w:p>
    <w:p w14:paraId="766AE664" w14:textId="77777777" w:rsidR="0023268B" w:rsidRDefault="0023268B"/>
    <w:p w14:paraId="262A3973" w14:textId="36556102" w:rsidR="007264DF" w:rsidRDefault="00376823">
      <w:ins w:id="6" w:author="Stefania Vaga" w:date="2022-05-31T20:54:00Z">
        <w:r>
          <w:rPr>
            <w:lang w:val="it-IT"/>
          </w:rPr>
          <w:t>Here</w:t>
        </w:r>
      </w:ins>
      <w:r w:rsidR="007A70F4">
        <w:t>, we develop</w:t>
      </w:r>
      <w:r w:rsidR="00690904">
        <w:t>ed</w:t>
      </w:r>
    </w:p>
    <w:p w14:paraId="3CEAB6FC" w14:textId="5E1B92FC" w:rsidR="007264DF" w:rsidRDefault="007A70F4">
      <w:r>
        <w:t xml:space="preserve">    (1) a hitting </w:t>
      </w:r>
      <w:ins w:id="7" w:author="Stefania Vaga" w:date="2022-05-31T20:55:00Z">
        <w:r w:rsidR="00376823">
          <w:t>set</w:t>
        </w:r>
        <w:r w:rsidR="00376823">
          <w:rPr>
            <w:lang w:val="en-US"/>
          </w:rPr>
          <w:t>-</w:t>
        </w:r>
      </w:ins>
      <w:r>
        <w:t xml:space="preserve">based algorithm for finding </w:t>
      </w:r>
      <w:ins w:id="8" w:author="Stefania Vaga" w:date="2022-05-31T20:55:00Z">
        <w:r w:rsidR="00376823" w:rsidRPr="008D7336">
          <w:rPr>
            <w:lang w:val="en-US"/>
          </w:rPr>
          <w:t>th</w:t>
        </w:r>
        <w:r w:rsidR="00376823">
          <w:rPr>
            <w:lang w:val="en-US"/>
          </w:rPr>
          <w:t xml:space="preserve">e </w:t>
        </w:r>
      </w:ins>
      <w:r>
        <w:t>optimal constrained unsatisfiable subsets</w:t>
      </w:r>
      <w:commentRangeStart w:id="9"/>
      <w:r>
        <w:t>;</w:t>
      </w:r>
      <w:commentRangeEnd w:id="9"/>
      <w:r w:rsidR="00376823">
        <w:rPr>
          <w:rStyle w:val="CommentReference"/>
          <w:rFonts w:cs="Mangal"/>
        </w:rPr>
        <w:commentReference w:id="9"/>
      </w:r>
    </w:p>
    <w:p w14:paraId="137AC2F5" w14:textId="2ABB0A07" w:rsidR="007264DF" w:rsidRDefault="007A70F4">
      <w:r>
        <w:t xml:space="preserve">    (2) a method for re-using relevant information over multiple </w:t>
      </w:r>
      <w:ins w:id="10" w:author="Stefania Vaga" w:date="2022-05-31T20:56:00Z">
        <w:r w:rsidR="00376823">
          <w:t xml:space="preserve">algorithm </w:t>
        </w:r>
      </w:ins>
      <w:proofErr w:type="gramStart"/>
      <w:r>
        <w:t>calls;</w:t>
      </w:r>
      <w:proofErr w:type="gramEnd"/>
    </w:p>
    <w:p w14:paraId="6795E993" w14:textId="464F5807" w:rsidR="007264DF" w:rsidRDefault="007A70F4">
      <w:r>
        <w:t xml:space="preserve">    (3) methods exploiting domain-specific information to speed</w:t>
      </w:r>
      <w:ins w:id="11" w:author="Stefania Vaga" w:date="2022-05-31T21:09:00Z">
        <w:r w:rsidR="00927739">
          <w:t xml:space="preserve"> </w:t>
        </w:r>
      </w:ins>
      <w:r>
        <w:t xml:space="preserve">up </w:t>
      </w:r>
      <w:ins w:id="12" w:author="Stefania Vaga" w:date="2022-05-31T20:56:00Z">
        <w:r w:rsidR="00376823" w:rsidRPr="008D7336">
          <w:rPr>
            <w:lang w:val="en-US"/>
          </w:rPr>
          <w:t>th</w:t>
        </w:r>
        <w:r w:rsidR="00376823">
          <w:rPr>
            <w:lang w:val="en-US"/>
          </w:rPr>
          <w:t xml:space="preserve">e </w:t>
        </w:r>
      </w:ins>
      <w:r>
        <w:t>explanation sequence generation.</w:t>
      </w:r>
    </w:p>
    <w:p w14:paraId="6CF0D10B" w14:textId="77777777" w:rsidR="00564B73" w:rsidRDefault="00564B73"/>
    <w:p w14:paraId="6C4117DD" w14:textId="55461867" w:rsidR="007264DF" w:rsidRDefault="007A70F4">
      <w:r>
        <w:t>We experimentally validate</w:t>
      </w:r>
      <w:ins w:id="13" w:author="Stefania Vaga" w:date="2022-05-31T20:56:00Z">
        <w:r w:rsidR="00376823" w:rsidRPr="008D7336">
          <w:rPr>
            <w:lang w:val="en-US"/>
          </w:rPr>
          <w:t>d</w:t>
        </w:r>
      </w:ins>
      <w:r>
        <w:t xml:space="preserve"> our algorithms on </w:t>
      </w:r>
      <w:proofErr w:type="gramStart"/>
      <w:r>
        <w:t>a large number of</w:t>
      </w:r>
      <w:proofErr w:type="gramEnd"/>
      <w:r>
        <w:t xml:space="preserve"> </w:t>
      </w:r>
      <w:commentRangeStart w:id="14"/>
      <w:r>
        <w:t xml:space="preserve">CSP </w:t>
      </w:r>
      <w:commentRangeEnd w:id="14"/>
      <w:r w:rsidR="0047478E">
        <w:rPr>
          <w:rStyle w:val="CommentReference"/>
          <w:rFonts w:cs="Mangal"/>
        </w:rPr>
        <w:commentReference w:id="14"/>
      </w:r>
      <w:r>
        <w:t>instances.</w:t>
      </w:r>
      <w:ins w:id="15" w:author="Stefania Vaga" w:date="2022-05-31T20:57:00Z">
        <w:r w:rsidR="002D591B" w:rsidRPr="008D7336">
          <w:rPr>
            <w:lang w:val="en-US"/>
          </w:rPr>
          <w:t xml:space="preserve"> </w:t>
        </w:r>
        <w:r w:rsidR="002D591B">
          <w:rPr>
            <w:lang w:val="en-US"/>
          </w:rPr>
          <w:t>We found</w:t>
        </w:r>
      </w:ins>
      <w:r>
        <w:t xml:space="preserve"> that our algorithms outperform the MUS approach </w:t>
      </w:r>
      <w:ins w:id="16" w:author="Stefania Vaga" w:date="2022-05-31T21:09:00Z">
        <w:r w:rsidR="00927739">
          <w:t>in terms of explanation quality and</w:t>
        </w:r>
      </w:ins>
      <w:r>
        <w:t xml:space="preserve"> </w:t>
      </w:r>
      <w:ins w:id="17" w:author="Stefania Vaga" w:date="2022-05-31T20:57:00Z">
        <w:r w:rsidR="002D591B" w:rsidRPr="008D7336">
          <w:rPr>
            <w:lang w:val="en-US"/>
          </w:rPr>
          <w:t>co</w:t>
        </w:r>
        <w:r w:rsidR="002D591B">
          <w:rPr>
            <w:lang w:val="en-US"/>
          </w:rPr>
          <w:t xml:space="preserve">mputational </w:t>
        </w:r>
      </w:ins>
      <w:commentRangeStart w:id="18"/>
      <w:r>
        <w:t>time</w:t>
      </w:r>
      <w:commentRangeEnd w:id="18"/>
      <w:r w:rsidR="002D591B">
        <w:rPr>
          <w:rStyle w:val="CommentReference"/>
          <w:rFonts w:cs="Mangal"/>
        </w:rPr>
        <w:commentReference w:id="18"/>
      </w:r>
      <w:r>
        <w:t>.</w:t>
      </w:r>
      <w:ins w:id="20" w:author="Stefania Vaga" w:date="2022-05-31T20:58:00Z">
        <w:r w:rsidR="002D591B" w:rsidRPr="008D7336">
          <w:rPr>
            <w:lang w:val="en-US"/>
          </w:rPr>
          <w:t xml:space="preserve"> </w:t>
        </w:r>
      </w:ins>
      <w:ins w:id="21" w:author="Stefania Vaga" w:date="2022-05-31T20:59:00Z">
        <w:r w:rsidR="002D591B" w:rsidRPr="008D7336">
          <w:rPr>
            <w:lang w:val="en-US"/>
          </w:rPr>
          <w:t>O</w:t>
        </w:r>
      </w:ins>
      <w:ins w:id="22" w:author="Stefania Vaga" w:date="2022-05-31T20:58:00Z">
        <w:r w:rsidR="002D591B" w:rsidRPr="008D7336">
          <w:rPr>
            <w:lang w:val="en-US"/>
          </w:rPr>
          <w:t>u</w:t>
        </w:r>
        <w:r w:rsidR="002D591B">
          <w:rPr>
            <w:lang w:val="en-US"/>
          </w:rPr>
          <w:t>r</w:t>
        </w:r>
        <w:r w:rsidR="002D591B">
          <w:t xml:space="preserve"> </w:t>
        </w:r>
      </w:ins>
      <w:r>
        <w:t xml:space="preserve">approach can be used to </w:t>
      </w:r>
      <w:r w:rsidR="00913887">
        <w:t>efficiently generate</w:t>
      </w:r>
      <w:r>
        <w:t xml:space="preserve"> sequences of optimal explanation steps for a large set of constraint satisfaction problems</w:t>
      </w:r>
      <w:r w:rsidR="00CF597E">
        <w:t>, such as scheduling, configuration problems.</w:t>
      </w:r>
    </w:p>
    <w:sectPr w:rsidR="007264DF">
      <w:pgSz w:w="12240" w:h="15840"/>
      <w:pgMar w:top="1134" w:right="1134" w:bottom="1134" w:left="1134" w:header="0" w:footer="0"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tefania Vaga" w:date="2022-05-31T20:15:00Z" w:initials="SV">
    <w:p w14:paraId="355F1B00" w14:textId="136000C6" w:rsidR="00BF75B8" w:rsidRPr="00BF75B8" w:rsidRDefault="00BF75B8">
      <w:pPr>
        <w:pStyle w:val="CommentText"/>
        <w:rPr>
          <w:lang w:val="en-US"/>
        </w:rPr>
      </w:pPr>
      <w:bookmarkStart w:id="2" w:name="_Hlk104923938"/>
      <w:r>
        <w:rPr>
          <w:rStyle w:val="CommentReference"/>
        </w:rPr>
        <w:annotationRef/>
      </w:r>
      <w:r w:rsidRPr="00BF75B8">
        <w:rPr>
          <w:lang w:val="en-US"/>
        </w:rPr>
        <w:t>Can you simplify this p</w:t>
      </w:r>
      <w:r>
        <w:rPr>
          <w:lang w:val="en-US"/>
        </w:rPr>
        <w:t>art? I would remove “efficiently” and “extended” as they do not add any information</w:t>
      </w:r>
      <w:r w:rsidR="005C122A">
        <w:rPr>
          <w:lang w:val="en-US"/>
        </w:rPr>
        <w:t xml:space="preserve">. They </w:t>
      </w:r>
      <w:r>
        <w:rPr>
          <w:lang w:val="en-US"/>
        </w:rPr>
        <w:t>make the sentence more packed</w:t>
      </w:r>
      <w:r w:rsidR="005C122A">
        <w:rPr>
          <w:lang w:val="en-US"/>
        </w:rPr>
        <w:t xml:space="preserve"> and hard</w:t>
      </w:r>
      <w:r w:rsidR="007A70F4">
        <w:rPr>
          <w:lang w:val="en-US"/>
        </w:rPr>
        <w:t>er</w:t>
      </w:r>
      <w:r w:rsidR="005C122A">
        <w:rPr>
          <w:lang w:val="en-US"/>
        </w:rPr>
        <w:t xml:space="preserve"> to read.</w:t>
      </w:r>
    </w:p>
    <w:bookmarkEnd w:id="2"/>
  </w:comment>
  <w:comment w:id="3" w:author="Stefania Vaga" w:date="2022-05-31T20:33:00Z" w:initials="SV">
    <w:p w14:paraId="7BB1B08F" w14:textId="77777777" w:rsidR="007F4744" w:rsidRPr="0078719A" w:rsidRDefault="007F4744" w:rsidP="007F4744">
      <w:pPr>
        <w:autoSpaceDE w:val="0"/>
        <w:autoSpaceDN w:val="0"/>
        <w:adjustRightInd w:val="0"/>
        <w:rPr>
          <w:rFonts w:cs="Liberation Serif"/>
          <w:lang w:val="en-US" w:bidi="ar-SA"/>
        </w:rPr>
      </w:pPr>
      <w:r>
        <w:rPr>
          <w:rStyle w:val="CommentReference"/>
        </w:rPr>
        <w:annotationRef/>
      </w:r>
      <w:r w:rsidRPr="0078719A">
        <w:rPr>
          <w:rFonts w:cs="Liberation Serif"/>
          <w:lang w:val="en-US" w:bidi="ar-SA"/>
        </w:rPr>
        <w:t xml:space="preserve">The introduction needs to be improved. As it is, it can only be understood by experts </w:t>
      </w:r>
      <w:r>
        <w:rPr>
          <w:rFonts w:cs="Liberation Serif"/>
          <w:lang w:val="en-US"/>
        </w:rPr>
        <w:t>in</w:t>
      </w:r>
      <w:r w:rsidRPr="0078719A">
        <w:rPr>
          <w:rFonts w:cs="Liberation Serif"/>
          <w:lang w:val="en-US" w:bidi="ar-SA"/>
        </w:rPr>
        <w:t xml:space="preserve"> the field or mathematicians. However, the methods you describe can be applied to </w:t>
      </w:r>
      <w:r>
        <w:rPr>
          <w:rFonts w:cs="Liberation Serif"/>
          <w:lang w:val="en-US" w:bidi="ar-SA"/>
        </w:rPr>
        <w:t xml:space="preserve">several </w:t>
      </w:r>
      <w:r w:rsidRPr="0078719A">
        <w:rPr>
          <w:rFonts w:cs="Liberation Serif"/>
          <w:lang w:val="en-US" w:bidi="ar-SA"/>
        </w:rPr>
        <w:t>practical problems. People working in various fields may need new (more efficient) ways to tackle their specific problems</w:t>
      </w:r>
      <w:r>
        <w:rPr>
          <w:rFonts w:cs="Liberation Serif"/>
          <w:lang w:val="en-US" w:bidi="ar-SA"/>
        </w:rPr>
        <w:t xml:space="preserve"> and</w:t>
      </w:r>
      <w:r w:rsidRPr="0078719A">
        <w:rPr>
          <w:rFonts w:cs="Liberation Serif"/>
          <w:lang w:val="en-US" w:bidi="ar-SA"/>
        </w:rPr>
        <w:t xml:space="preserve"> </w:t>
      </w:r>
      <w:r>
        <w:rPr>
          <w:rFonts w:cs="Liberation Serif"/>
          <w:lang w:val="en-US" w:bidi="ar-SA"/>
        </w:rPr>
        <w:t>y</w:t>
      </w:r>
      <w:r w:rsidRPr="0078719A">
        <w:rPr>
          <w:rFonts w:cs="Liberation Serif"/>
          <w:lang w:val="en-US" w:bidi="ar-SA"/>
        </w:rPr>
        <w:t>our method may be just what they need</w:t>
      </w:r>
      <w:r>
        <w:rPr>
          <w:rFonts w:cs="Liberation Serif"/>
          <w:lang w:val="en-US" w:bidi="ar-SA"/>
        </w:rPr>
        <w:t>. However,</w:t>
      </w:r>
      <w:r w:rsidRPr="0078719A">
        <w:rPr>
          <w:rFonts w:cs="Liberation Serif"/>
          <w:lang w:val="en-US" w:bidi="ar-SA"/>
        </w:rPr>
        <w:t xml:space="preserve"> they </w:t>
      </w:r>
      <w:r>
        <w:rPr>
          <w:rFonts w:cs="Liberation Serif"/>
          <w:lang w:val="en-US" w:bidi="ar-SA"/>
        </w:rPr>
        <w:t xml:space="preserve">may </w:t>
      </w:r>
      <w:r w:rsidRPr="0078719A">
        <w:rPr>
          <w:rFonts w:cs="Liberation Serif"/>
          <w:lang w:val="en-US" w:bidi="ar-SA"/>
        </w:rPr>
        <w:t>have never heard of constraint satisfaction problems. Try to keep these people in mind as you reformulate the introduction.</w:t>
      </w:r>
    </w:p>
    <w:p w14:paraId="6ACF4C51" w14:textId="77777777" w:rsidR="007F4744" w:rsidRDefault="007F4744" w:rsidP="007F4744">
      <w:pPr>
        <w:autoSpaceDE w:val="0"/>
        <w:autoSpaceDN w:val="0"/>
        <w:adjustRightInd w:val="0"/>
        <w:rPr>
          <w:rFonts w:cs="Liberation Serif"/>
          <w:lang w:val="en-US" w:bidi="ar-SA"/>
        </w:rPr>
      </w:pPr>
    </w:p>
    <w:p w14:paraId="2DAFAEB2" w14:textId="77777777" w:rsidR="007F4744" w:rsidRDefault="007F4744" w:rsidP="007F4744">
      <w:pPr>
        <w:autoSpaceDE w:val="0"/>
        <w:autoSpaceDN w:val="0"/>
        <w:adjustRightInd w:val="0"/>
        <w:rPr>
          <w:rFonts w:cs="Liberation Serif"/>
          <w:lang w:val="en-US" w:bidi="ar-SA"/>
        </w:rPr>
      </w:pPr>
    </w:p>
    <w:p w14:paraId="47CDB276" w14:textId="77777777" w:rsidR="007F4744" w:rsidRPr="0078719A" w:rsidRDefault="007F4744" w:rsidP="007F4744">
      <w:pPr>
        <w:autoSpaceDE w:val="0"/>
        <w:autoSpaceDN w:val="0"/>
        <w:adjustRightInd w:val="0"/>
        <w:rPr>
          <w:rFonts w:cs="Liberation Serif"/>
          <w:lang w:val="en-US" w:bidi="ar-SA"/>
        </w:rPr>
      </w:pPr>
    </w:p>
    <w:p w14:paraId="394443DE" w14:textId="77777777" w:rsidR="007F4744" w:rsidRPr="0078719A" w:rsidRDefault="007F4744" w:rsidP="007F4744">
      <w:pPr>
        <w:autoSpaceDE w:val="0"/>
        <w:autoSpaceDN w:val="0"/>
        <w:adjustRightInd w:val="0"/>
        <w:rPr>
          <w:rFonts w:cs="Liberation Serif"/>
          <w:lang w:val="en-US" w:bidi="ar-SA"/>
        </w:rPr>
      </w:pPr>
      <w:r w:rsidRPr="0078719A">
        <w:rPr>
          <w:rFonts w:cs="Liberation Serif"/>
          <w:lang w:val="en-US" w:bidi="ar-SA"/>
        </w:rPr>
        <w:t xml:space="preserve">1. Begin by giving </w:t>
      </w:r>
      <w:r>
        <w:rPr>
          <w:rFonts w:cs="Liberation Serif"/>
          <w:lang w:val="en-US" w:bidi="ar-SA"/>
        </w:rPr>
        <w:t>the essential</w:t>
      </w:r>
      <w:r w:rsidRPr="0078719A">
        <w:rPr>
          <w:rFonts w:cs="Liberation Serif"/>
          <w:lang w:val="en-US" w:bidi="ar-SA"/>
        </w:rPr>
        <w:t xml:space="preserve"> definitions.</w:t>
      </w:r>
    </w:p>
    <w:p w14:paraId="0AEC5DD0" w14:textId="77777777" w:rsidR="007F4744" w:rsidRPr="0078719A" w:rsidRDefault="007F4744" w:rsidP="007F4744">
      <w:pPr>
        <w:autoSpaceDE w:val="0"/>
        <w:autoSpaceDN w:val="0"/>
        <w:adjustRightInd w:val="0"/>
        <w:rPr>
          <w:rFonts w:cs="Liberation Serif"/>
          <w:lang w:val="en-US" w:bidi="ar-SA"/>
        </w:rPr>
      </w:pPr>
      <w:r w:rsidRPr="0078719A">
        <w:rPr>
          <w:rFonts w:cs="Liberation Serif"/>
          <w:lang w:val="en-US" w:bidi="ar-SA"/>
        </w:rPr>
        <w:t>Your work is about "constraint satisfaction problems". What are they?</w:t>
      </w:r>
    </w:p>
    <w:p w14:paraId="28D7B6F3" w14:textId="77777777" w:rsidR="007F4744" w:rsidRDefault="007F4744" w:rsidP="007F4744">
      <w:pPr>
        <w:autoSpaceDE w:val="0"/>
        <w:autoSpaceDN w:val="0"/>
        <w:adjustRightInd w:val="0"/>
        <w:rPr>
          <w:rFonts w:cs="Liberation Serif"/>
          <w:lang w:val="en-US" w:bidi="ar-SA"/>
        </w:rPr>
      </w:pPr>
      <w:r w:rsidRPr="0078719A">
        <w:rPr>
          <w:rFonts w:cs="Liberation Serif"/>
          <w:lang w:val="en-US" w:bidi="ar-SA"/>
        </w:rPr>
        <w:t>For instance: "Constraint satisfaction problems aim at finding the values of a set of variables such that they satisfy a set of constraints."</w:t>
      </w:r>
    </w:p>
    <w:p w14:paraId="76925F91" w14:textId="77777777" w:rsidR="007F4744" w:rsidRPr="0078719A" w:rsidRDefault="007F4744" w:rsidP="007F4744">
      <w:pPr>
        <w:autoSpaceDE w:val="0"/>
        <w:autoSpaceDN w:val="0"/>
        <w:adjustRightInd w:val="0"/>
        <w:rPr>
          <w:rFonts w:cs="Liberation Serif"/>
          <w:lang w:val="en-US" w:bidi="ar-SA"/>
        </w:rPr>
      </w:pPr>
    </w:p>
    <w:p w14:paraId="68692EF7" w14:textId="77777777" w:rsidR="007F4744" w:rsidRDefault="007F4744" w:rsidP="007F4744">
      <w:pPr>
        <w:autoSpaceDE w:val="0"/>
        <w:autoSpaceDN w:val="0"/>
        <w:adjustRightInd w:val="0"/>
        <w:rPr>
          <w:rFonts w:cs="Liberation Serif"/>
          <w:lang w:val="en-US" w:bidi="ar-SA"/>
        </w:rPr>
      </w:pPr>
      <w:r w:rsidRPr="0078719A">
        <w:rPr>
          <w:rFonts w:cs="Liberation Serif"/>
          <w:lang w:val="en-US" w:bidi="ar-SA"/>
        </w:rPr>
        <w:t xml:space="preserve">"Explanations" or "explanation-generating algorithms". Again, what are they? Keep your definition simple </w:t>
      </w:r>
      <w:r>
        <w:rPr>
          <w:rFonts w:cs="Liberation Serif"/>
          <w:lang w:val="en-US"/>
        </w:rPr>
        <w:t xml:space="preserve">and </w:t>
      </w:r>
      <w:r w:rsidRPr="0078719A">
        <w:rPr>
          <w:rFonts w:cs="Liberation Serif"/>
          <w:lang w:val="en-US" w:bidi="ar-SA"/>
        </w:rPr>
        <w:t>minimal without making it "childish".</w:t>
      </w:r>
    </w:p>
    <w:p w14:paraId="263BAC26" w14:textId="77777777" w:rsidR="007F4744" w:rsidRPr="0078719A" w:rsidRDefault="007F4744" w:rsidP="007F4744">
      <w:pPr>
        <w:autoSpaceDE w:val="0"/>
        <w:autoSpaceDN w:val="0"/>
        <w:adjustRightInd w:val="0"/>
        <w:rPr>
          <w:rFonts w:cs="Liberation Serif"/>
          <w:lang w:val="en-US" w:bidi="ar-SA"/>
        </w:rPr>
      </w:pPr>
    </w:p>
    <w:p w14:paraId="5A47EF4A" w14:textId="77777777" w:rsidR="007F4744" w:rsidRPr="0078719A" w:rsidRDefault="007F4744" w:rsidP="007F4744">
      <w:pPr>
        <w:autoSpaceDE w:val="0"/>
        <w:autoSpaceDN w:val="0"/>
        <w:adjustRightInd w:val="0"/>
        <w:rPr>
          <w:rFonts w:cs="Liberation Serif"/>
          <w:lang w:val="en-US" w:bidi="ar-SA"/>
        </w:rPr>
      </w:pPr>
      <w:r w:rsidRPr="0078719A">
        <w:rPr>
          <w:rFonts w:cs="Liberation Serif"/>
          <w:lang w:val="en-US" w:bidi="ar-SA"/>
        </w:rPr>
        <w:t>Other definitions are probably unnecessary. For instance, you do not need to explain how to measure the simplicity of an inference step as this information is never referre</w:t>
      </w:r>
      <w:r>
        <w:rPr>
          <w:rFonts w:cs="Liberation Serif"/>
          <w:lang w:val="en-US" w:bidi="ar-SA"/>
        </w:rPr>
        <w:t>d</w:t>
      </w:r>
      <w:r w:rsidRPr="0078719A">
        <w:rPr>
          <w:rFonts w:cs="Liberation Serif"/>
          <w:lang w:val="en-US" w:bidi="ar-SA"/>
        </w:rPr>
        <w:t xml:space="preserve"> to again in the abstract (perhaps, discuss it in the main manuscript).</w:t>
      </w:r>
    </w:p>
    <w:p w14:paraId="14B3E0A6" w14:textId="77777777" w:rsidR="007F4744" w:rsidRDefault="007F4744" w:rsidP="007F4744">
      <w:pPr>
        <w:autoSpaceDE w:val="0"/>
        <w:autoSpaceDN w:val="0"/>
        <w:adjustRightInd w:val="0"/>
        <w:rPr>
          <w:rFonts w:cs="Liberation Serif"/>
          <w:lang w:val="en-US" w:bidi="ar-SA"/>
        </w:rPr>
      </w:pPr>
    </w:p>
    <w:p w14:paraId="53BDEFF5" w14:textId="77777777" w:rsidR="007F4744" w:rsidRDefault="007F4744" w:rsidP="007F4744">
      <w:pPr>
        <w:autoSpaceDE w:val="0"/>
        <w:autoSpaceDN w:val="0"/>
        <w:adjustRightInd w:val="0"/>
        <w:rPr>
          <w:rFonts w:cs="Liberation Serif"/>
          <w:lang w:val="en-US" w:bidi="ar-SA"/>
        </w:rPr>
      </w:pPr>
    </w:p>
    <w:p w14:paraId="38AB77ED" w14:textId="77777777" w:rsidR="007F4744" w:rsidRPr="0078719A" w:rsidRDefault="007F4744" w:rsidP="007F4744">
      <w:pPr>
        <w:autoSpaceDE w:val="0"/>
        <w:autoSpaceDN w:val="0"/>
        <w:adjustRightInd w:val="0"/>
        <w:rPr>
          <w:rFonts w:cs="Liberation Serif"/>
          <w:lang w:val="en-US" w:bidi="ar-SA"/>
        </w:rPr>
      </w:pPr>
    </w:p>
    <w:p w14:paraId="2524847C" w14:textId="77777777" w:rsidR="007F4744" w:rsidRPr="0078719A" w:rsidRDefault="007F4744" w:rsidP="007F4744">
      <w:pPr>
        <w:autoSpaceDE w:val="0"/>
        <w:autoSpaceDN w:val="0"/>
        <w:adjustRightInd w:val="0"/>
        <w:rPr>
          <w:rFonts w:cs="Liberation Serif"/>
          <w:lang w:val="en-US" w:bidi="ar-SA"/>
        </w:rPr>
      </w:pPr>
      <w:r w:rsidRPr="0078719A">
        <w:rPr>
          <w:rFonts w:cs="Liberation Serif"/>
          <w:lang w:val="en-US" w:bidi="ar-SA"/>
        </w:rPr>
        <w:t xml:space="preserve">2. Give a few relevant (and short!) examples of the applications of constraint satisfaction problems. Here is where you can give the </w:t>
      </w:r>
      <w:r>
        <w:rPr>
          <w:rFonts w:cs="Liberation Serif"/>
          <w:lang w:val="en-US"/>
        </w:rPr>
        <w:t>study's rationale</w:t>
      </w:r>
      <w:r w:rsidRPr="0078719A">
        <w:rPr>
          <w:rFonts w:cs="Liberation Serif"/>
          <w:lang w:val="en-US" w:bidi="ar-SA"/>
        </w:rPr>
        <w:t xml:space="preserve">; that is, why the topic you studied </w:t>
      </w:r>
      <w:r>
        <w:rPr>
          <w:rFonts w:cs="Liberation Serif"/>
          <w:lang w:val="en-US" w:bidi="ar-SA"/>
        </w:rPr>
        <w:t xml:space="preserve">is </w:t>
      </w:r>
      <w:r w:rsidRPr="0078719A">
        <w:rPr>
          <w:rFonts w:cs="Liberation Serif"/>
          <w:lang w:val="en-US" w:bidi="ar-SA"/>
        </w:rPr>
        <w:t>important/interesting.</w:t>
      </w:r>
    </w:p>
    <w:p w14:paraId="04FB442B" w14:textId="77777777" w:rsidR="007F4744" w:rsidRDefault="007F4744" w:rsidP="007F4744">
      <w:pPr>
        <w:autoSpaceDE w:val="0"/>
        <w:autoSpaceDN w:val="0"/>
        <w:adjustRightInd w:val="0"/>
        <w:rPr>
          <w:rFonts w:cs="Liberation Serif"/>
          <w:lang w:val="en-US" w:bidi="ar-SA"/>
        </w:rPr>
      </w:pPr>
    </w:p>
    <w:p w14:paraId="3672E529" w14:textId="77777777" w:rsidR="007F4744" w:rsidRDefault="007F4744" w:rsidP="007F4744">
      <w:pPr>
        <w:autoSpaceDE w:val="0"/>
        <w:autoSpaceDN w:val="0"/>
        <w:adjustRightInd w:val="0"/>
        <w:rPr>
          <w:rFonts w:cs="Liberation Serif"/>
          <w:lang w:val="en-US" w:bidi="ar-SA"/>
        </w:rPr>
      </w:pPr>
    </w:p>
    <w:p w14:paraId="70CE30EE" w14:textId="77777777" w:rsidR="007F4744" w:rsidRPr="0078719A" w:rsidRDefault="007F4744" w:rsidP="007F4744">
      <w:pPr>
        <w:autoSpaceDE w:val="0"/>
        <w:autoSpaceDN w:val="0"/>
        <w:adjustRightInd w:val="0"/>
        <w:rPr>
          <w:rFonts w:cs="Liberation Serif"/>
          <w:lang w:val="en-US" w:bidi="ar-SA"/>
        </w:rPr>
      </w:pPr>
    </w:p>
    <w:p w14:paraId="31380EE7" w14:textId="77777777" w:rsidR="007F4744" w:rsidRPr="0078719A" w:rsidRDefault="007F4744" w:rsidP="007F4744">
      <w:pPr>
        <w:autoSpaceDE w:val="0"/>
        <w:autoSpaceDN w:val="0"/>
        <w:adjustRightInd w:val="0"/>
        <w:rPr>
          <w:rFonts w:cs="Liberation Serif"/>
          <w:lang w:val="en-US" w:bidi="ar-SA"/>
        </w:rPr>
      </w:pPr>
      <w:r w:rsidRPr="0078719A">
        <w:rPr>
          <w:rFonts w:cs="Liberation Serif"/>
          <w:lang w:val="en-US" w:bidi="ar-SA"/>
        </w:rPr>
        <w:t xml:space="preserve">3. Provide </w:t>
      </w:r>
      <w:r>
        <w:rPr>
          <w:rFonts w:cs="Liberation Serif"/>
          <w:lang w:val="en-US" w:bidi="ar-SA"/>
        </w:rPr>
        <w:t>more</w:t>
      </w:r>
      <w:r w:rsidRPr="0078719A">
        <w:rPr>
          <w:rFonts w:cs="Liberation Serif"/>
          <w:lang w:val="en-US" w:bidi="ar-SA"/>
        </w:rPr>
        <w:t xml:space="preserve"> specific background. Give only the essential information: what the reader needs to read to understand the rest of </w:t>
      </w:r>
      <w:r>
        <w:rPr>
          <w:rFonts w:cs="Liberation Serif"/>
          <w:lang w:val="en-US" w:bidi="ar-SA"/>
        </w:rPr>
        <w:t xml:space="preserve">your </w:t>
      </w:r>
      <w:r w:rsidRPr="0078719A">
        <w:rPr>
          <w:rFonts w:cs="Liberation Serif"/>
          <w:lang w:val="en-US" w:bidi="ar-SA"/>
        </w:rPr>
        <w:t>abstract.</w:t>
      </w:r>
    </w:p>
    <w:p w14:paraId="4EA071E2" w14:textId="77777777" w:rsidR="007F4744" w:rsidRDefault="007F4744" w:rsidP="007F4744">
      <w:pPr>
        <w:autoSpaceDE w:val="0"/>
        <w:autoSpaceDN w:val="0"/>
        <w:adjustRightInd w:val="0"/>
        <w:rPr>
          <w:rFonts w:cs="Liberation Serif"/>
          <w:lang w:val="en-US" w:bidi="ar-SA"/>
        </w:rPr>
      </w:pPr>
    </w:p>
    <w:p w14:paraId="7C3DCD41" w14:textId="77777777" w:rsidR="007F4744" w:rsidRDefault="007F4744" w:rsidP="007F4744">
      <w:pPr>
        <w:autoSpaceDE w:val="0"/>
        <w:autoSpaceDN w:val="0"/>
        <w:adjustRightInd w:val="0"/>
        <w:rPr>
          <w:rFonts w:cs="Liberation Serif"/>
          <w:lang w:val="en-US" w:bidi="ar-SA"/>
        </w:rPr>
      </w:pPr>
    </w:p>
    <w:p w14:paraId="69F834DD" w14:textId="77777777" w:rsidR="007F4744" w:rsidRPr="0078719A" w:rsidRDefault="007F4744" w:rsidP="007F4744">
      <w:pPr>
        <w:autoSpaceDE w:val="0"/>
        <w:autoSpaceDN w:val="0"/>
        <w:adjustRightInd w:val="0"/>
        <w:rPr>
          <w:rFonts w:cs="Liberation Serif"/>
          <w:lang w:val="en-US" w:bidi="ar-SA"/>
        </w:rPr>
      </w:pPr>
    </w:p>
    <w:p w14:paraId="72110508" w14:textId="77777777" w:rsidR="007F4744" w:rsidRPr="0078719A" w:rsidRDefault="007F4744" w:rsidP="007F4744">
      <w:pPr>
        <w:autoSpaceDE w:val="0"/>
        <w:autoSpaceDN w:val="0"/>
        <w:adjustRightInd w:val="0"/>
        <w:rPr>
          <w:rFonts w:cs="Liberation Serif"/>
          <w:lang w:val="en-US" w:bidi="ar-SA"/>
        </w:rPr>
      </w:pPr>
      <w:r w:rsidRPr="0078719A">
        <w:rPr>
          <w:rFonts w:cs="Liberation Serif"/>
          <w:lang w:val="en-US" w:bidi="ar-SA"/>
        </w:rPr>
        <w:t>4. Now (not before</w:t>
      </w:r>
      <w:r>
        <w:rPr>
          <w:rFonts w:cs="Liberation Serif"/>
          <w:lang w:val="en-US" w:bidi="ar-SA"/>
        </w:rPr>
        <w:t>, because now the reader has enough context to understand it</w:t>
      </w:r>
      <w:r w:rsidRPr="0078719A">
        <w:rPr>
          <w:rFonts w:cs="Liberation Serif"/>
          <w:lang w:val="en-US" w:bidi="ar-SA"/>
        </w:rPr>
        <w:t xml:space="preserve">) you should mention the work you build upon. Explain </w:t>
      </w:r>
      <w:r>
        <w:rPr>
          <w:rFonts w:cs="Liberation Serif"/>
          <w:lang w:val="en-US" w:bidi="ar-SA"/>
        </w:rPr>
        <w:t xml:space="preserve">two thigs: </w:t>
      </w:r>
      <w:r w:rsidRPr="0078719A">
        <w:rPr>
          <w:rFonts w:cs="Liberation Serif"/>
          <w:lang w:val="en-US" w:bidi="ar-SA"/>
        </w:rPr>
        <w:t>what they did and what needs to be improved</w:t>
      </w:r>
      <w:r>
        <w:rPr>
          <w:rFonts w:cs="Liberation Serif"/>
          <w:lang w:val="en-US" w:bidi="ar-SA"/>
        </w:rPr>
        <w:t>.</w:t>
      </w:r>
      <w:r w:rsidRPr="0078719A">
        <w:rPr>
          <w:rFonts w:cs="Liberation Serif"/>
          <w:lang w:val="en-US" w:bidi="ar-SA"/>
        </w:rPr>
        <w:t xml:space="preserve"> </w:t>
      </w:r>
      <w:r>
        <w:rPr>
          <w:rFonts w:cs="Liberation Serif"/>
          <w:lang w:val="en-US" w:bidi="ar-SA"/>
        </w:rPr>
        <w:t>H</w:t>
      </w:r>
      <w:r w:rsidRPr="0078719A">
        <w:rPr>
          <w:rFonts w:cs="Liberation Serif"/>
          <w:lang w:val="en-US" w:bidi="ar-SA"/>
        </w:rPr>
        <w:t>ere is where you give the "gap in knowledge", which needs to be very clear to the reader.</w:t>
      </w:r>
    </w:p>
    <w:p w14:paraId="11FB02B0" w14:textId="77777777" w:rsidR="007F4744" w:rsidRPr="0078719A" w:rsidRDefault="007F4744" w:rsidP="007F4744">
      <w:pPr>
        <w:autoSpaceDE w:val="0"/>
        <w:autoSpaceDN w:val="0"/>
        <w:adjustRightInd w:val="0"/>
        <w:rPr>
          <w:rFonts w:cs="Liberation Serif"/>
          <w:lang w:val="en-US" w:bidi="ar-SA"/>
        </w:rPr>
      </w:pPr>
    </w:p>
    <w:p w14:paraId="65A2DA4D" w14:textId="77777777" w:rsidR="007F4744" w:rsidRPr="0078719A" w:rsidRDefault="007F4744" w:rsidP="007F4744">
      <w:pPr>
        <w:suppressAutoHyphens w:val="0"/>
        <w:autoSpaceDE w:val="0"/>
        <w:autoSpaceDN w:val="0"/>
        <w:adjustRightInd w:val="0"/>
        <w:spacing w:after="200" w:line="276" w:lineRule="auto"/>
        <w:rPr>
          <w:rFonts w:ascii="Calibri" w:hAnsi="Calibri" w:cs="Calibri"/>
          <w:kern w:val="0"/>
          <w:sz w:val="22"/>
          <w:szCs w:val="22"/>
          <w:lang w:val="en-US" w:bidi="ar-SA"/>
        </w:rPr>
      </w:pPr>
    </w:p>
    <w:p w14:paraId="339D96F0" w14:textId="77777777" w:rsidR="007F4744" w:rsidRPr="0078719A" w:rsidRDefault="007F4744" w:rsidP="007F4744">
      <w:pPr>
        <w:pStyle w:val="CommentText"/>
        <w:rPr>
          <w:lang w:val="en-US"/>
        </w:rPr>
      </w:pPr>
    </w:p>
  </w:comment>
  <w:comment w:id="4" w:author="Anna Sharman" w:date="2022-06-01T11:58:00Z" w:initials="AS">
    <w:p w14:paraId="3FB43C4B" w14:textId="77777777" w:rsidR="007F4744" w:rsidRDefault="007F4744" w:rsidP="007F4744">
      <w:pPr>
        <w:pStyle w:val="CommentText"/>
      </w:pPr>
      <w:r>
        <w:rPr>
          <w:rStyle w:val="CommentReference"/>
        </w:rPr>
        <w:annotationRef/>
      </w:r>
      <w:r>
        <w:t>I agree with these points. However, as neither of us are experts in your field, you may not need to explain quite as much as Stefania asks, depending on how specialist an audience you are aiming for. Think about who will understand what you are saying and see if you can make it clearer to a broader range of readers.</w:t>
      </w:r>
    </w:p>
  </w:comment>
  <w:comment w:id="5" w:author="Stefania Vaga" w:date="2022-05-31T20:46:00Z" w:initials="SV">
    <w:p w14:paraId="02ACB50F" w14:textId="77777777" w:rsidR="00B94A13" w:rsidRDefault="00B94A13" w:rsidP="00B94A13">
      <w:pPr>
        <w:pStyle w:val="CommentText"/>
        <w:rPr>
          <w:lang w:val="en-US"/>
        </w:rPr>
      </w:pPr>
      <w:r>
        <w:rPr>
          <w:rStyle w:val="CommentReference"/>
        </w:rPr>
        <w:annotationRef/>
      </w:r>
      <w:r w:rsidRPr="00991434">
        <w:rPr>
          <w:lang w:val="en-US"/>
        </w:rPr>
        <w:t>When I started reading t</w:t>
      </w:r>
      <w:r>
        <w:rPr>
          <w:lang w:val="en-US"/>
        </w:rPr>
        <w:t>his sentence, I expected to learn what you wanted to improve of the previously published work. In other words, what it is that makes your study a valuable addition to the field. However, instead, you explain how these problems are classically solved: finding an optimal solution according to a cost metric.</w:t>
      </w:r>
    </w:p>
    <w:p w14:paraId="36AAB559" w14:textId="77777777" w:rsidR="00B94A13" w:rsidRDefault="00B94A13" w:rsidP="00B94A13">
      <w:pPr>
        <w:pStyle w:val="CommentText"/>
        <w:rPr>
          <w:lang w:val="en-US"/>
        </w:rPr>
      </w:pPr>
    </w:p>
    <w:p w14:paraId="4DFBFA50" w14:textId="77777777" w:rsidR="00B94A13" w:rsidRDefault="00B94A13" w:rsidP="00B94A13">
      <w:pPr>
        <w:pStyle w:val="CommentText"/>
        <w:rPr>
          <w:lang w:val="en-US"/>
        </w:rPr>
      </w:pPr>
      <w:r>
        <w:rPr>
          <w:lang w:val="en-US"/>
        </w:rPr>
        <w:t>It is crucial the reader understands the aim of your study.</w:t>
      </w:r>
    </w:p>
    <w:p w14:paraId="56BEBDE1" w14:textId="77777777" w:rsidR="00B94A13" w:rsidRPr="00DE7DBC" w:rsidRDefault="00B94A13" w:rsidP="00B94A13">
      <w:pPr>
        <w:pStyle w:val="CommentText"/>
      </w:pPr>
      <w:r>
        <w:rPr>
          <w:lang w:val="en-US"/>
        </w:rPr>
        <w:t>If the problem is that the previous work proposed a method that was inefficient because it took a long time to generate an answer, your aim is to find a faster, more efficient method.</w:t>
      </w:r>
    </w:p>
    <w:p w14:paraId="6E875360" w14:textId="77777777" w:rsidR="00B94A13" w:rsidRPr="007A70F4" w:rsidRDefault="00B94A13" w:rsidP="00B94A13">
      <w:pPr>
        <w:pStyle w:val="CommentText"/>
      </w:pPr>
    </w:p>
  </w:comment>
  <w:comment w:id="9" w:author="Stefania Vaga" w:date="2022-05-31T20:55:00Z" w:initials="SV">
    <w:p w14:paraId="631E5BF5" w14:textId="55A5B6D5" w:rsidR="00376823" w:rsidRPr="00376823" w:rsidRDefault="00376823">
      <w:pPr>
        <w:pStyle w:val="CommentText"/>
        <w:rPr>
          <w:lang w:val="en-US"/>
        </w:rPr>
      </w:pPr>
      <w:r>
        <w:rPr>
          <w:rStyle w:val="CommentReference"/>
        </w:rPr>
        <w:annotationRef/>
      </w:r>
      <w:r w:rsidRPr="00376823">
        <w:rPr>
          <w:lang w:val="en-US"/>
        </w:rPr>
        <w:t>Leave this detail to t</w:t>
      </w:r>
      <w:r>
        <w:rPr>
          <w:lang w:val="en-US"/>
        </w:rPr>
        <w:t>he main manuscript.</w:t>
      </w:r>
    </w:p>
  </w:comment>
  <w:comment w:id="14" w:author="Stefania Vaga" w:date="2022-05-31T20:09:00Z" w:initials="SV">
    <w:p w14:paraId="0F05FEBA" w14:textId="7D09CD29" w:rsidR="0047478E" w:rsidRPr="0047478E" w:rsidRDefault="0047478E">
      <w:pPr>
        <w:pStyle w:val="CommentText"/>
        <w:rPr>
          <w:lang w:val="en-US"/>
        </w:rPr>
      </w:pPr>
      <w:r>
        <w:rPr>
          <w:rStyle w:val="CommentReference"/>
        </w:rPr>
        <w:annotationRef/>
      </w:r>
      <w:r w:rsidRPr="0047478E">
        <w:rPr>
          <w:lang w:val="en-US"/>
        </w:rPr>
        <w:t>You did not define this a</w:t>
      </w:r>
      <w:r>
        <w:rPr>
          <w:lang w:val="en-US"/>
        </w:rPr>
        <w:t>bbreviation.</w:t>
      </w:r>
    </w:p>
  </w:comment>
  <w:comment w:id="18" w:author="Stefania Vaga" w:date="2022-05-31T20:57:00Z" w:initials="SV">
    <w:p w14:paraId="3A2A99B3" w14:textId="59D862C1" w:rsidR="002D591B" w:rsidRPr="007A70F4" w:rsidRDefault="002D591B">
      <w:pPr>
        <w:pStyle w:val="CommentText"/>
      </w:pPr>
      <w:r>
        <w:rPr>
          <w:rStyle w:val="CommentReference"/>
        </w:rPr>
        <w:annotationRef/>
      </w:r>
      <w:bookmarkStart w:id="19" w:name="_Hlk104924792"/>
      <w:r w:rsidRPr="002D591B">
        <w:rPr>
          <w:lang w:val="en-US"/>
        </w:rPr>
        <w:t xml:space="preserve">Can you quantify </w:t>
      </w:r>
      <w:r>
        <w:rPr>
          <w:lang w:val="en-US"/>
        </w:rPr>
        <w:t xml:space="preserve">one or both </w:t>
      </w:r>
      <w:r w:rsidRPr="002D591B">
        <w:rPr>
          <w:lang w:val="en-US"/>
        </w:rPr>
        <w:t>these improvements?</w:t>
      </w:r>
      <w:r>
        <w:rPr>
          <w:lang w:val="en-US"/>
        </w:rPr>
        <w:t xml:space="preserve"> If so, you could give the (essential) numbers here.</w:t>
      </w:r>
      <w:r w:rsidR="007A70F4">
        <w:rPr>
          <w:lang w:val="en-US"/>
        </w:rPr>
        <w:t xml:space="preserve"> This could increase the impact of your abstract as your readers would know how much better your method is.</w:t>
      </w:r>
      <w:bookmarkEnd w:id="1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5F1B00" w15:done="1"/>
  <w15:commentEx w15:paraId="339D96F0" w15:done="1"/>
  <w15:commentEx w15:paraId="3FB43C4B" w15:paraIdParent="339D96F0" w15:done="1"/>
  <w15:commentEx w15:paraId="6E875360" w15:done="0"/>
  <w15:commentEx w15:paraId="631E5BF5" w15:done="1"/>
  <w15:commentEx w15:paraId="0F05FEBA" w15:done="1"/>
  <w15:commentEx w15:paraId="3A2A99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0F5DA" w16cex:dateUtc="2022-05-31T19:15:00Z"/>
  <w16cex:commentExtensible w16cex:durableId="2666B6B9" w16cex:dateUtc="2022-05-31T19:33:00Z"/>
  <w16cex:commentExtensible w16cex:durableId="2666B6B8" w16cex:dateUtc="2022-06-01T10:58:00Z"/>
  <w16cex:commentExtensible w16cex:durableId="2640FD1F" w16cex:dateUtc="2022-05-31T19:46:00Z"/>
  <w16cex:commentExtensible w16cex:durableId="2640FF5C" w16cex:dateUtc="2022-05-31T19:55:00Z"/>
  <w16cex:commentExtensible w16cex:durableId="2640F462" w16cex:dateUtc="2022-05-31T19:09:00Z"/>
  <w16cex:commentExtensible w16cex:durableId="2640FFCB" w16cex:dateUtc="2022-05-31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5F1B00" w16cid:durableId="2640F5DA"/>
  <w16cid:commentId w16cid:paraId="339D96F0" w16cid:durableId="2666B6B9"/>
  <w16cid:commentId w16cid:paraId="3FB43C4B" w16cid:durableId="2666B6B8"/>
  <w16cid:commentId w16cid:paraId="6E875360" w16cid:durableId="2640FD1F"/>
  <w16cid:commentId w16cid:paraId="631E5BF5" w16cid:durableId="2640FF5C"/>
  <w16cid:commentId w16cid:paraId="0F05FEBA" w16cid:durableId="2640F462"/>
  <w16cid:commentId w16cid:paraId="3A2A99B3" w16cid:durableId="2640FF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sig w:usb0="00000003" w:usb1="00000000" w:usb2="00000000" w:usb3="00000000" w:csb0="00000001" w:csb1="00000000"/>
  </w:font>
  <w:font w:name="Noto Serif CJK SC">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ilio Gamba">
    <w15:presenceInfo w15:providerId="AD" w15:userId="S::emilio.gamba@vub.be::3affddf5-275b-42c7-9628-796a8d55ad4c"/>
  </w15:person>
  <w15:person w15:author="Stefania Vaga">
    <w15:presenceInfo w15:providerId="Windows Live" w15:userId="57d53d43d5b357e3"/>
  </w15:person>
  <w15:person w15:author="Anna Sharman">
    <w15:presenceInfo w15:providerId="None" w15:userId="Anna Shar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9"/>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CxNDE3Mje1MDAytTBU0lEKTi0uzszPAykwrAUAdQy6jywAAAA="/>
  </w:docVars>
  <w:rsids>
    <w:rsidRoot w:val="007264DF"/>
    <w:rsid w:val="00014A85"/>
    <w:rsid w:val="0001655E"/>
    <w:rsid w:val="000A527C"/>
    <w:rsid w:val="000B2A0B"/>
    <w:rsid w:val="00182E32"/>
    <w:rsid w:val="001923F4"/>
    <w:rsid w:val="00232208"/>
    <w:rsid w:val="0023268B"/>
    <w:rsid w:val="00245B6F"/>
    <w:rsid w:val="002C0728"/>
    <w:rsid w:val="002D591B"/>
    <w:rsid w:val="0032602B"/>
    <w:rsid w:val="00335378"/>
    <w:rsid w:val="0037471D"/>
    <w:rsid w:val="00376823"/>
    <w:rsid w:val="003B7623"/>
    <w:rsid w:val="0047478E"/>
    <w:rsid w:val="00482B24"/>
    <w:rsid w:val="004A3BBF"/>
    <w:rsid w:val="004A5D2A"/>
    <w:rsid w:val="005028EB"/>
    <w:rsid w:val="00555EA6"/>
    <w:rsid w:val="00564B73"/>
    <w:rsid w:val="00571398"/>
    <w:rsid w:val="005C122A"/>
    <w:rsid w:val="00615E4E"/>
    <w:rsid w:val="00690904"/>
    <w:rsid w:val="00696472"/>
    <w:rsid w:val="006B0740"/>
    <w:rsid w:val="006E5A85"/>
    <w:rsid w:val="007264DF"/>
    <w:rsid w:val="0078719A"/>
    <w:rsid w:val="00793955"/>
    <w:rsid w:val="007A70F4"/>
    <w:rsid w:val="007B0C03"/>
    <w:rsid w:val="007F4744"/>
    <w:rsid w:val="007F6B06"/>
    <w:rsid w:val="00831959"/>
    <w:rsid w:val="008C7157"/>
    <w:rsid w:val="008D7336"/>
    <w:rsid w:val="008F4302"/>
    <w:rsid w:val="008F47DE"/>
    <w:rsid w:val="00913784"/>
    <w:rsid w:val="00913887"/>
    <w:rsid w:val="00927739"/>
    <w:rsid w:val="00973B6F"/>
    <w:rsid w:val="0098003A"/>
    <w:rsid w:val="00991434"/>
    <w:rsid w:val="009C03BD"/>
    <w:rsid w:val="00A06C8A"/>
    <w:rsid w:val="00A63A19"/>
    <w:rsid w:val="00A903F6"/>
    <w:rsid w:val="00B07F5B"/>
    <w:rsid w:val="00B94A13"/>
    <w:rsid w:val="00BC3E3A"/>
    <w:rsid w:val="00BD51D3"/>
    <w:rsid w:val="00BF75B8"/>
    <w:rsid w:val="00C169EB"/>
    <w:rsid w:val="00CF597E"/>
    <w:rsid w:val="00D32D1F"/>
    <w:rsid w:val="00E03B71"/>
    <w:rsid w:val="00E138C4"/>
    <w:rsid w:val="00E24DF7"/>
    <w:rsid w:val="00E40514"/>
    <w:rsid w:val="00F8243E"/>
    <w:rsid w:val="00FC17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DE5B"/>
  <w15:docId w15:val="{E896A821-ED27-49E8-900A-009652320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CommentReference">
    <w:name w:val="annotation reference"/>
    <w:basedOn w:val="DefaultParagraphFont"/>
    <w:uiPriority w:val="99"/>
    <w:semiHidden/>
    <w:unhideWhenUsed/>
    <w:rsid w:val="00C169EB"/>
    <w:rPr>
      <w:sz w:val="16"/>
      <w:szCs w:val="16"/>
    </w:rPr>
  </w:style>
  <w:style w:type="paragraph" w:styleId="CommentText">
    <w:name w:val="annotation text"/>
    <w:basedOn w:val="Normal"/>
    <w:link w:val="CommentTextChar"/>
    <w:uiPriority w:val="99"/>
    <w:unhideWhenUsed/>
    <w:rsid w:val="00C169EB"/>
    <w:rPr>
      <w:rFonts w:cs="Mangal"/>
      <w:sz w:val="20"/>
      <w:szCs w:val="18"/>
    </w:rPr>
  </w:style>
  <w:style w:type="character" w:customStyle="1" w:styleId="CommentTextChar">
    <w:name w:val="Comment Text Char"/>
    <w:basedOn w:val="DefaultParagraphFont"/>
    <w:link w:val="CommentText"/>
    <w:uiPriority w:val="99"/>
    <w:rsid w:val="00C169EB"/>
    <w:rPr>
      <w:rFonts w:cs="Mangal"/>
      <w:sz w:val="20"/>
      <w:szCs w:val="18"/>
    </w:rPr>
  </w:style>
  <w:style w:type="paragraph" w:styleId="CommentSubject">
    <w:name w:val="annotation subject"/>
    <w:basedOn w:val="CommentText"/>
    <w:next w:val="CommentText"/>
    <w:link w:val="CommentSubjectChar"/>
    <w:uiPriority w:val="99"/>
    <w:semiHidden/>
    <w:unhideWhenUsed/>
    <w:rsid w:val="00C169EB"/>
    <w:rPr>
      <w:b/>
      <w:bCs/>
    </w:rPr>
  </w:style>
  <w:style w:type="character" w:customStyle="1" w:styleId="CommentSubjectChar">
    <w:name w:val="Comment Subject Char"/>
    <w:basedOn w:val="CommentTextChar"/>
    <w:link w:val="CommentSubject"/>
    <w:uiPriority w:val="99"/>
    <w:semiHidden/>
    <w:rsid w:val="00C169EB"/>
    <w:rPr>
      <w:rFonts w:cs="Mangal"/>
      <w:b/>
      <w:bCs/>
      <w:sz w:val="20"/>
      <w:szCs w:val="18"/>
    </w:rPr>
  </w:style>
  <w:style w:type="paragraph" w:styleId="Revision">
    <w:name w:val="Revision"/>
    <w:hidden/>
    <w:uiPriority w:val="99"/>
    <w:semiHidden/>
    <w:rsid w:val="000A527C"/>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247</Words>
  <Characters>1411</Characters>
  <Application>Microsoft Office Word</Application>
  <DocSecurity>0</DocSecurity>
  <Lines>11</Lines>
  <Paragraphs>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dc:creator>
  <cp:lastModifiedBy>Emilio Gamba</cp:lastModifiedBy>
  <cp:revision>24</cp:revision>
  <cp:lastPrinted>2022-06-29T09:10:00Z</cp:lastPrinted>
  <dcterms:created xsi:type="dcterms:W3CDTF">2022-06-29T09:44:00Z</dcterms:created>
  <dcterms:modified xsi:type="dcterms:W3CDTF">2022-06-29T12:10:00Z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2022-05-17T13:36:58Z</dcterms:created>
  <dc:creator/>
  <dc:description/>
  <dc:language>en-BS</dc:language>
  <cp:lastModifiedBy/>
  <dcterms:modified xsi:type="dcterms:W3CDTF">2022-05-17T13:38:44Z</dcterms:modified>
  <cp:revision>3</cp:revision>
  <dc:subject/>
  <dc:title/>
</cp:coreProperties>
</file>